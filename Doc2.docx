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470E" w:rsidRDefault="0065470E">
      <w:pPr>
        <w:rPr>
          <w:del w:id="0" w:author="estudiante" w:date="2019-10-11T15:34:00Z"/>
        </w:rPr>
      </w:pPr>
      <w:bookmarkStart w:id="1" w:name="_GoBack"/>
      <w:bookmarkEnd w:id="1"/>
    </w:p>
    <w:p w:rsidR="0065470E" w:rsidRDefault="0065470E">
      <w:pPr>
        <w:rPr>
          <w:del w:id="2" w:author="estudiante" w:date="2019-10-11T15:34:00Z"/>
        </w:rPr>
      </w:pPr>
    </w:p>
    <w:p w:rsidR="0065470E" w:rsidRDefault="0065470E">
      <w:pPr>
        <w:rPr>
          <w:del w:id="3" w:author="estudiante" w:date="2019-10-11T15:34:00Z"/>
        </w:rPr>
      </w:pPr>
    </w:p>
    <w:p w:rsidR="0065470E" w:rsidRDefault="0065470E">
      <w:pPr>
        <w:rPr>
          <w:del w:id="4" w:author="estudiante" w:date="2019-10-11T15:34:00Z"/>
        </w:rPr>
      </w:pPr>
    </w:p>
    <w:p w:rsidR="0065470E" w:rsidRDefault="0065470E">
      <w:pPr>
        <w:rPr>
          <w:del w:id="5" w:author="estudiante" w:date="2019-10-11T15:34:00Z"/>
        </w:rPr>
      </w:pPr>
    </w:p>
    <w:p w:rsidR="0065470E" w:rsidRDefault="0065470E">
      <w:pPr>
        <w:rPr>
          <w:del w:id="6" w:author="estudiante" w:date="2019-10-11T15:34:00Z"/>
        </w:rPr>
      </w:pPr>
    </w:p>
    <w:p w:rsidR="0065470E" w:rsidRDefault="0065470E">
      <w:pPr>
        <w:rPr>
          <w:del w:id="7" w:author="estudiante" w:date="2019-10-11T15:34:00Z"/>
        </w:rPr>
      </w:pPr>
    </w:p>
    <w:p w:rsidR="0065470E" w:rsidRDefault="0065470E">
      <w:pPr>
        <w:rPr>
          <w:del w:id="8" w:author="estudiante" w:date="2019-10-11T15:34:00Z"/>
        </w:rPr>
      </w:pPr>
    </w:p>
    <w:p w:rsidR="0065470E" w:rsidRDefault="0065470E">
      <w:pPr>
        <w:rPr>
          <w:del w:id="9" w:author="estudiante" w:date="2019-10-11T15:34:00Z"/>
        </w:rPr>
      </w:pPr>
    </w:p>
    <w:p w:rsidR="0065470E" w:rsidRDefault="0065470E">
      <w:pPr>
        <w:rPr>
          <w:del w:id="10" w:author="estudiante" w:date="2019-10-11T15:34:00Z"/>
        </w:rPr>
      </w:pPr>
    </w:p>
    <w:p w:rsidR="0065470E" w:rsidRDefault="0065470E">
      <w:pPr>
        <w:rPr>
          <w:del w:id="11" w:author="estudiante" w:date="2019-10-11T15:34:00Z"/>
        </w:rPr>
      </w:pPr>
    </w:p>
    <w:p w:rsidR="0065470E" w:rsidRDefault="0065470E">
      <w:pPr>
        <w:rPr>
          <w:del w:id="12" w:author="estudiante" w:date="2019-10-11T15:34:00Z"/>
        </w:rPr>
      </w:pPr>
    </w:p>
    <w:p w:rsidR="0065470E" w:rsidRDefault="0065470E">
      <w:pPr>
        <w:rPr>
          <w:del w:id="13" w:author="estudiante" w:date="2019-10-11T15:34:00Z"/>
        </w:rPr>
      </w:pPr>
    </w:p>
    <w:p w:rsidR="0065470E" w:rsidRDefault="0065470E">
      <w:pPr>
        <w:rPr>
          <w:del w:id="14" w:author="estudiante" w:date="2019-10-11T15:34:00Z"/>
        </w:rPr>
      </w:pPr>
    </w:p>
    <w:p w:rsidR="0065470E" w:rsidRDefault="0065470E">
      <w:pPr>
        <w:rPr>
          <w:del w:id="15" w:author="estudiante" w:date="2019-10-11T15:34:00Z"/>
        </w:rPr>
      </w:pPr>
    </w:p>
    <w:p w:rsidR="0065470E" w:rsidRDefault="0065470E">
      <w:pPr>
        <w:rPr>
          <w:del w:id="16" w:author="estudiante" w:date="2019-10-11T15:34:00Z"/>
        </w:rPr>
      </w:pPr>
    </w:p>
    <w:p w:rsidR="0065470E" w:rsidRDefault="0065470E">
      <w:pPr>
        <w:rPr>
          <w:del w:id="17" w:author="estudiante" w:date="2019-10-11T15:34:00Z"/>
        </w:rPr>
      </w:pPr>
    </w:p>
    <w:p w:rsidR="0065470E" w:rsidRDefault="0065470E">
      <w:pPr>
        <w:rPr>
          <w:del w:id="18" w:author="estudiante" w:date="2019-10-11T15:34:00Z"/>
        </w:rPr>
      </w:pPr>
    </w:p>
    <w:p w:rsidR="0065470E" w:rsidRDefault="0065470E">
      <w:pPr>
        <w:rPr>
          <w:del w:id="19" w:author="estudiante" w:date="2019-10-11T15:34:00Z"/>
        </w:rPr>
      </w:pPr>
    </w:p>
    <w:p w:rsidR="0065470E" w:rsidRDefault="0065470E">
      <w:pPr>
        <w:rPr>
          <w:del w:id="20" w:author="estudiante" w:date="2019-10-11T15:34:00Z"/>
        </w:rPr>
      </w:pPr>
    </w:p>
    <w:p w:rsidR="0065470E" w:rsidRDefault="0065470E">
      <w:pPr>
        <w:rPr>
          <w:del w:id="21" w:author="estudiante" w:date="2019-10-11T15:34:00Z"/>
        </w:rPr>
      </w:pPr>
    </w:p>
    <w:p w:rsidR="0065470E" w:rsidRDefault="0065470E">
      <w:pPr>
        <w:rPr>
          <w:del w:id="22" w:author="estudiante" w:date="2019-10-11T15:34:00Z"/>
        </w:rPr>
      </w:pPr>
    </w:p>
    <w:p w:rsidR="0065470E" w:rsidRDefault="0065470E">
      <w:pPr>
        <w:rPr>
          <w:del w:id="23" w:author="estudiante" w:date="2019-10-11T15:34:00Z"/>
        </w:rPr>
      </w:pPr>
    </w:p>
    <w:p w:rsidR="0065470E" w:rsidRDefault="0065470E" w:rsidP="009C7544">
      <w:pPr>
        <w:jc w:val="center"/>
        <w:rPr>
          <w:ins w:id="24" w:author="estudiante" w:date="2019-10-11T15:34:00Z"/>
        </w:rPr>
      </w:pPr>
      <w:del w:id="25" w:author="estudiante" w:date="2019-10-11T15:34:00Z">
        <w:r>
          <w:rPr>
            <w:noProof/>
            <w:lang w:val="en-US"/>
          </w:rPr>
          <w:drawing>
            <wp:anchor distT="0" distB="0" distL="114300" distR="114300" simplePos="0" relativeHeight="251668480" behindDoc="1" locked="0" layoutInCell="1" allowOverlap="1">
              <wp:simplePos x="0" y="0"/>
              <wp:positionH relativeFrom="margin">
                <wp:posOffset>-481330</wp:posOffset>
              </wp:positionH>
              <wp:positionV relativeFrom="paragraph">
                <wp:posOffset>172085</wp:posOffset>
              </wp:positionV>
              <wp:extent cx="2727960" cy="4572000"/>
              <wp:effectExtent l="0" t="0" r="0" b="0"/>
              <wp:wrapSquare wrapText="bothSides"/>
              <wp:docPr id="10" name="Imagen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27960" cy="4572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rPr>
            <w:noProof/>
            <w:lang w:val="en-US"/>
          </w:rPr>
          <w:drawing>
            <wp:anchor distT="0" distB="0" distL="114300" distR="114300" simplePos="0" relativeHeight="251669504" behindDoc="1" locked="0" layoutInCell="1" allowOverlap="1">
              <wp:simplePos x="0" y="0"/>
              <wp:positionH relativeFrom="column">
                <wp:posOffset>2586990</wp:posOffset>
              </wp:positionH>
              <wp:positionV relativeFrom="paragraph">
                <wp:posOffset>203200</wp:posOffset>
              </wp:positionV>
              <wp:extent cx="2695575" cy="4161790"/>
              <wp:effectExtent l="0" t="0" r="9525" b="0"/>
              <wp:wrapTight wrapText="bothSides">
                <wp:wrapPolygon edited="0">
                  <wp:start x="0" y="0"/>
                  <wp:lineTo x="0" y="21455"/>
                  <wp:lineTo x="21524" y="21455"/>
                  <wp:lineTo x="21524" y="0"/>
                  <wp:lineTo x="0" y="0"/>
                </wp:wrapPolygon>
              </wp:wrapTight>
              <wp:docPr id="11" name="Imagen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95575" cy="41617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del>
      <w:ins w:id="26" w:author="estudiante" w:date="2019-10-11T15:34:00Z">
        <w:r w:rsidR="009C7544">
          <w:t xml:space="preserve">GYMENTRENADOR APP </w:t>
        </w:r>
      </w:ins>
    </w:p>
    <w:p w:rsidR="009C7544" w:rsidRDefault="009C7544" w:rsidP="009C7544">
      <w:pPr>
        <w:jc w:val="center"/>
        <w:rPr>
          <w:ins w:id="27" w:author="estudiante" w:date="2019-10-11T15:34:00Z"/>
        </w:rPr>
      </w:pPr>
      <w:ins w:id="28" w:author="estudiante" w:date="2019-10-11T15:34:00Z">
        <w:r>
          <w:t>INICIO</w:t>
        </w:r>
      </w:ins>
    </w:p>
    <w:p w:rsidR="0065470E" w:rsidRDefault="009C7544">
      <w:pPr>
        <w:rPr>
          <w:ins w:id="29" w:author="estudiante" w:date="2019-10-11T15:34:00Z"/>
        </w:rPr>
      </w:pPr>
      <w:ins w:id="30" w:author="estudiante" w:date="2019-10-11T15:34:00Z">
        <w:r w:rsidRPr="009C7544">
          <w:rPr>
            <w:noProof/>
            <w:lang w:val="en-US"/>
          </w:rPr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2044065</wp:posOffset>
              </wp:positionH>
              <wp:positionV relativeFrom="paragraph">
                <wp:posOffset>4445</wp:posOffset>
              </wp:positionV>
              <wp:extent cx="1724660" cy="3067050"/>
              <wp:effectExtent l="0" t="0" r="8890" b="0"/>
              <wp:wrapSquare wrapText="bothSides"/>
              <wp:docPr id="3" name="Imagen 3" descr="C:\Users\Alumnos\Downloads\Screenshot_20191011-121153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Alumnos\Downloads\Screenshot_20191011-121153.png"/>
                      <pic:cNvPicPr>
                        <a:picLocks noChangeAspect="1" noChangeArrowheads="1"/>
                      </pic:cNvPicPr>
                    </pic:nvPicPr>
                    <pic:blipFill>
                      <a:blip r:embed="rId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724660" cy="3067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:rsidR="0065470E" w:rsidRDefault="0065470E">
      <w:pPr>
        <w:rPr>
          <w:ins w:id="31" w:author="estudiante" w:date="2019-10-11T15:34:00Z"/>
        </w:rPr>
      </w:pPr>
    </w:p>
    <w:p w:rsidR="0065470E" w:rsidRDefault="0065470E">
      <w:pPr>
        <w:rPr>
          <w:ins w:id="32" w:author="estudiante" w:date="2019-10-11T15:34:00Z"/>
        </w:rPr>
      </w:pPr>
    </w:p>
    <w:p w:rsidR="0065470E" w:rsidRDefault="0065470E">
      <w:pPr>
        <w:rPr>
          <w:ins w:id="33" w:author="estudiante" w:date="2019-10-11T15:34:00Z"/>
        </w:rPr>
      </w:pPr>
    </w:p>
    <w:p w:rsidR="0065470E" w:rsidRDefault="0065470E">
      <w:pPr>
        <w:rPr>
          <w:ins w:id="34" w:author="estudiante" w:date="2019-10-11T15:34:00Z"/>
        </w:rPr>
      </w:pPr>
    </w:p>
    <w:p w:rsidR="0065470E" w:rsidRDefault="0065470E">
      <w:pPr>
        <w:rPr>
          <w:ins w:id="35" w:author="estudiante" w:date="2019-10-11T15:34:00Z"/>
        </w:rPr>
      </w:pPr>
    </w:p>
    <w:p w:rsidR="0065470E" w:rsidRDefault="0065470E">
      <w:pPr>
        <w:rPr>
          <w:ins w:id="36" w:author="estudiante" w:date="2019-10-11T15:34:00Z"/>
        </w:rPr>
      </w:pPr>
    </w:p>
    <w:p w:rsidR="0065470E" w:rsidRDefault="0065470E">
      <w:pPr>
        <w:rPr>
          <w:ins w:id="37" w:author="estudiante" w:date="2019-10-11T15:34:00Z"/>
        </w:rPr>
      </w:pPr>
    </w:p>
    <w:p w:rsidR="0065470E" w:rsidRDefault="0065470E">
      <w:pPr>
        <w:rPr>
          <w:ins w:id="38" w:author="estudiante" w:date="2019-10-11T15:34:00Z"/>
        </w:rPr>
      </w:pPr>
    </w:p>
    <w:p w:rsidR="0065470E" w:rsidRDefault="0065470E">
      <w:pPr>
        <w:rPr>
          <w:ins w:id="39" w:author="estudiante" w:date="2019-10-11T15:34:00Z"/>
        </w:rPr>
      </w:pPr>
    </w:p>
    <w:p w:rsidR="009C7544" w:rsidRDefault="009C7544">
      <w:pPr>
        <w:rPr>
          <w:ins w:id="40" w:author="estudiante" w:date="2019-10-11T15:34:00Z"/>
        </w:rPr>
      </w:pPr>
      <w:ins w:id="41" w:author="estudiante" w:date="2019-10-11T15:34:00Z"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</w:r>
      </w:ins>
    </w:p>
    <w:p w:rsidR="0065470E" w:rsidRDefault="009C7544" w:rsidP="009C7544">
      <w:pPr>
        <w:ind w:left="2832" w:firstLine="708"/>
        <w:rPr>
          <w:ins w:id="42" w:author="estudiante" w:date="2019-10-11T15:34:00Z"/>
        </w:rPr>
      </w:pPr>
      <w:ins w:id="43" w:author="estudiante" w:date="2019-10-11T15:34:00Z">
        <w:r>
          <w:t>BUSCAR USUARIO</w:t>
        </w:r>
      </w:ins>
    </w:p>
    <w:p w:rsidR="009C7544" w:rsidRDefault="009C7544">
      <w:pPr>
        <w:rPr>
          <w:ins w:id="44" w:author="estudiante" w:date="2019-10-11T15:34:00Z"/>
        </w:rPr>
      </w:pPr>
      <w:ins w:id="45" w:author="estudiante" w:date="2019-10-11T15:34:00Z">
        <w:r w:rsidRPr="009C7544">
          <w:rPr>
            <w:noProof/>
            <w:lang w:val="en-US"/>
          </w:rPr>
          <w:drawing>
            <wp:anchor distT="0" distB="0" distL="114300" distR="114300" simplePos="0" relativeHeight="251662336" behindDoc="0" locked="0" layoutInCell="1" allowOverlap="1" wp14:anchorId="26C4A7A6" wp14:editId="61604F43">
              <wp:simplePos x="0" y="0"/>
              <wp:positionH relativeFrom="margin">
                <wp:posOffset>1866900</wp:posOffset>
              </wp:positionH>
              <wp:positionV relativeFrom="paragraph">
                <wp:posOffset>66040</wp:posOffset>
              </wp:positionV>
              <wp:extent cx="2171700" cy="3861435"/>
              <wp:effectExtent l="0" t="0" r="0" b="5715"/>
              <wp:wrapSquare wrapText="bothSides"/>
              <wp:docPr id="4" name="Imagen 4" descr="C:\Users\Alumnos\Downloads\Screenshot_20191011-132843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C:\Users\Alumnos\Downloads\Screenshot_20191011-132843.png"/>
                      <pic:cNvPicPr>
                        <a:picLocks noChangeAspect="1" noChangeArrowheads="1"/>
                      </pic:cNvPicPr>
                    </pic:nvPicPr>
                    <pic:blipFill>
                      <a:blip r:embed="rId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171700" cy="3861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</w:p>
    <w:p w:rsidR="0065470E" w:rsidRDefault="0065470E">
      <w:pPr>
        <w:rPr>
          <w:ins w:id="46" w:author="estudiante" w:date="2019-10-11T15:34:00Z"/>
        </w:rPr>
      </w:pPr>
    </w:p>
    <w:p w:rsidR="0065470E" w:rsidRDefault="0065470E">
      <w:pPr>
        <w:rPr>
          <w:ins w:id="47" w:author="estudiante" w:date="2019-10-11T15:34:00Z"/>
        </w:rPr>
      </w:pPr>
    </w:p>
    <w:p w:rsidR="0065470E" w:rsidRDefault="0065470E">
      <w:pPr>
        <w:rPr>
          <w:ins w:id="48" w:author="estudiante" w:date="2019-10-11T15:34:00Z"/>
        </w:rPr>
      </w:pPr>
    </w:p>
    <w:p w:rsidR="0065470E" w:rsidRDefault="0065470E">
      <w:pPr>
        <w:rPr>
          <w:ins w:id="49" w:author="estudiante" w:date="2019-10-11T15:34:00Z"/>
        </w:rPr>
      </w:pPr>
    </w:p>
    <w:p w:rsidR="0065470E" w:rsidRDefault="0065470E">
      <w:pPr>
        <w:rPr>
          <w:ins w:id="50" w:author="estudiante" w:date="2019-10-11T15:34:00Z"/>
        </w:rPr>
      </w:pPr>
    </w:p>
    <w:p w:rsidR="0065470E" w:rsidRDefault="0065470E">
      <w:pPr>
        <w:rPr>
          <w:ins w:id="51" w:author="estudiante" w:date="2019-10-11T15:34:00Z"/>
        </w:rPr>
      </w:pPr>
    </w:p>
    <w:p w:rsidR="0065470E" w:rsidRDefault="0065470E">
      <w:pPr>
        <w:rPr>
          <w:ins w:id="52" w:author="estudiante" w:date="2019-10-11T15:34:00Z"/>
        </w:rPr>
      </w:pPr>
    </w:p>
    <w:p w:rsidR="0065470E" w:rsidRDefault="0065470E">
      <w:pPr>
        <w:rPr>
          <w:ins w:id="53" w:author="estudiante" w:date="2019-10-11T15:34:00Z"/>
        </w:rPr>
      </w:pPr>
    </w:p>
    <w:p w:rsidR="0065470E" w:rsidRDefault="0065470E">
      <w:pPr>
        <w:rPr>
          <w:ins w:id="54" w:author="estudiante" w:date="2019-10-11T15:34:00Z"/>
        </w:rPr>
      </w:pPr>
    </w:p>
    <w:p w:rsidR="0065470E" w:rsidRDefault="0065470E">
      <w:pPr>
        <w:rPr>
          <w:ins w:id="55" w:author="estudiante" w:date="2019-10-11T15:34:00Z"/>
        </w:rPr>
      </w:pPr>
    </w:p>
    <w:p w:rsidR="0065470E" w:rsidRDefault="0065470E">
      <w:pPr>
        <w:rPr>
          <w:ins w:id="56" w:author="estudiante" w:date="2019-10-11T15:34:00Z"/>
        </w:rPr>
      </w:pPr>
    </w:p>
    <w:p w:rsidR="009C7544" w:rsidRDefault="009C7544">
      <w:pPr>
        <w:rPr>
          <w:ins w:id="57" w:author="estudiante" w:date="2019-10-11T15:34:00Z"/>
        </w:rPr>
      </w:pPr>
    </w:p>
    <w:p w:rsidR="009C7544" w:rsidRDefault="009C7544">
      <w:pPr>
        <w:rPr>
          <w:ins w:id="58" w:author="estudiante" w:date="2019-10-11T15:34:00Z"/>
        </w:rPr>
      </w:pPr>
    </w:p>
    <w:p w:rsidR="009C7544" w:rsidRDefault="009C7544">
      <w:pPr>
        <w:rPr>
          <w:ins w:id="59" w:author="estudiante" w:date="2019-10-11T15:34:00Z"/>
        </w:rPr>
      </w:pPr>
    </w:p>
    <w:p w:rsidR="00F62A52" w:rsidRDefault="00F62A52">
      <w:pPr>
        <w:rPr>
          <w:ins w:id="60" w:author="estudiante" w:date="2019-10-11T15:34:00Z"/>
        </w:rPr>
      </w:pPr>
      <w:ins w:id="61" w:author="estudiante" w:date="2019-10-11T15:34:00Z">
        <w:r>
          <w:lastRenderedPageBreak/>
          <w:tab/>
        </w:r>
        <w:r>
          <w:tab/>
        </w:r>
        <w:r>
          <w:tab/>
        </w:r>
        <w:r>
          <w:tab/>
        </w:r>
        <w:r>
          <w:tab/>
          <w:t>INGRESO DE EVALUACION</w:t>
        </w:r>
      </w:ins>
    </w:p>
    <w:p w:rsidR="00F62A52" w:rsidRDefault="00F62A52" w:rsidP="009C7544">
      <w:pPr>
        <w:jc w:val="center"/>
        <w:rPr>
          <w:ins w:id="62" w:author="estudiante" w:date="2019-10-11T15:34:00Z"/>
        </w:rPr>
      </w:pPr>
      <w:ins w:id="63" w:author="estudiante" w:date="2019-10-11T15:34:00Z">
        <w:r>
          <w:rPr>
            <w:noProof/>
            <w:lang w:val="en-US"/>
          </w:rPr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margin">
                <wp:posOffset>1796415</wp:posOffset>
              </wp:positionH>
              <wp:positionV relativeFrom="paragraph">
                <wp:posOffset>57150</wp:posOffset>
              </wp:positionV>
              <wp:extent cx="2181225" cy="3343275"/>
              <wp:effectExtent l="0" t="0" r="9525" b="9525"/>
              <wp:wrapSquare wrapText="bothSides"/>
              <wp:docPr id="8" name="Imagen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81225" cy="33432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</w:p>
    <w:p w:rsidR="00F62A52" w:rsidRDefault="00F62A52" w:rsidP="009C7544">
      <w:pPr>
        <w:jc w:val="center"/>
        <w:rPr>
          <w:ins w:id="64" w:author="estudiante" w:date="2019-10-11T15:34:00Z"/>
        </w:rPr>
      </w:pPr>
    </w:p>
    <w:p w:rsidR="00F62A52" w:rsidRDefault="00F62A52" w:rsidP="009C7544">
      <w:pPr>
        <w:jc w:val="center"/>
        <w:rPr>
          <w:ins w:id="65" w:author="estudiante" w:date="2019-10-11T15:34:00Z"/>
        </w:rPr>
      </w:pPr>
    </w:p>
    <w:p w:rsidR="00F62A52" w:rsidRDefault="00F62A52" w:rsidP="009C7544">
      <w:pPr>
        <w:jc w:val="center"/>
        <w:rPr>
          <w:ins w:id="66" w:author="estudiante" w:date="2019-10-11T15:34:00Z"/>
        </w:rPr>
      </w:pPr>
    </w:p>
    <w:p w:rsidR="00F62A52" w:rsidRDefault="00F62A52" w:rsidP="009C7544">
      <w:pPr>
        <w:jc w:val="center"/>
        <w:rPr>
          <w:ins w:id="67" w:author="estudiante" w:date="2019-10-11T15:34:00Z"/>
        </w:rPr>
      </w:pPr>
    </w:p>
    <w:p w:rsidR="00F62A52" w:rsidRDefault="00F62A52" w:rsidP="009C7544">
      <w:pPr>
        <w:jc w:val="center"/>
        <w:rPr>
          <w:ins w:id="68" w:author="estudiante" w:date="2019-10-11T15:34:00Z"/>
        </w:rPr>
      </w:pPr>
    </w:p>
    <w:p w:rsidR="00F62A52" w:rsidRDefault="00F62A52" w:rsidP="009C7544">
      <w:pPr>
        <w:jc w:val="center"/>
        <w:rPr>
          <w:ins w:id="69" w:author="estudiante" w:date="2019-10-11T15:34:00Z"/>
        </w:rPr>
      </w:pPr>
    </w:p>
    <w:p w:rsidR="00F62A52" w:rsidRDefault="00F62A52" w:rsidP="009C7544">
      <w:pPr>
        <w:jc w:val="center"/>
        <w:rPr>
          <w:ins w:id="70" w:author="estudiante" w:date="2019-10-11T15:34:00Z"/>
        </w:rPr>
      </w:pPr>
    </w:p>
    <w:p w:rsidR="00F62A52" w:rsidRDefault="00F62A52" w:rsidP="009C7544">
      <w:pPr>
        <w:jc w:val="center"/>
        <w:rPr>
          <w:ins w:id="71" w:author="estudiante" w:date="2019-10-11T15:34:00Z"/>
        </w:rPr>
      </w:pPr>
    </w:p>
    <w:p w:rsidR="00F62A52" w:rsidRDefault="00F62A52" w:rsidP="009C7544">
      <w:pPr>
        <w:jc w:val="center"/>
        <w:rPr>
          <w:ins w:id="72" w:author="estudiante" w:date="2019-10-11T15:34:00Z"/>
        </w:rPr>
      </w:pPr>
    </w:p>
    <w:p w:rsidR="00F62A52" w:rsidRDefault="00F62A52" w:rsidP="009C7544">
      <w:pPr>
        <w:jc w:val="center"/>
        <w:rPr>
          <w:ins w:id="73" w:author="estudiante" w:date="2019-10-11T15:34:00Z"/>
        </w:rPr>
      </w:pPr>
    </w:p>
    <w:p w:rsidR="00F62A52" w:rsidRDefault="00F62A52" w:rsidP="009C7544">
      <w:pPr>
        <w:jc w:val="center"/>
        <w:rPr>
          <w:ins w:id="74" w:author="estudiante" w:date="2019-10-11T15:34:00Z"/>
        </w:rPr>
      </w:pPr>
    </w:p>
    <w:p w:rsidR="00F62A52" w:rsidRDefault="00D65030" w:rsidP="009C7544">
      <w:pPr>
        <w:jc w:val="center"/>
        <w:rPr>
          <w:ins w:id="75" w:author="estudiante" w:date="2019-10-11T15:34:00Z"/>
        </w:rPr>
      </w:pPr>
      <w:ins w:id="76" w:author="estudiante" w:date="2019-10-11T15:34:00Z">
        <w:r>
          <w:rPr>
            <w:noProof/>
            <w:lang w:val="en-US"/>
          </w:rPr>
          <w:drawing>
            <wp:inline distT="0" distB="0" distL="0" distR="0" wp14:anchorId="7048E1DD" wp14:editId="3FB52B90">
              <wp:extent cx="1543050" cy="2771775"/>
              <wp:effectExtent l="0" t="0" r="0" b="9525"/>
              <wp:docPr id="9" name="Imagen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43050" cy="27717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D65030" w:rsidRDefault="00D65030" w:rsidP="009C7544">
      <w:pPr>
        <w:jc w:val="center"/>
        <w:rPr>
          <w:ins w:id="77" w:author="estudiante" w:date="2019-10-11T15:34:00Z"/>
        </w:rPr>
      </w:pPr>
      <w:ins w:id="78" w:author="estudiante" w:date="2019-10-11T15:34:00Z">
        <w:r>
          <w:t xml:space="preserve">**Se supone que donde sale el icono de usuario </w:t>
        </w:r>
        <w:proofErr w:type="spellStart"/>
        <w:r>
          <w:t>iria</w:t>
        </w:r>
        <w:proofErr w:type="spellEnd"/>
        <w:r>
          <w:t xml:space="preserve"> también el nombre de usuari</w:t>
        </w:r>
      </w:ins>
      <w:r>
        <w:t>o</w:t>
      </w:r>
      <w:ins w:id="79" w:author="estudiante" w:date="2019-10-11T15:34:00Z">
        <w:r>
          <w:t xml:space="preserve"> </w:t>
        </w:r>
      </w:ins>
    </w:p>
    <w:p w:rsidR="009C7544" w:rsidRDefault="009C7544" w:rsidP="009C7544">
      <w:pPr>
        <w:jc w:val="center"/>
        <w:rPr>
          <w:ins w:id="80" w:author="estudiante" w:date="2019-10-11T15:34:00Z"/>
        </w:rPr>
      </w:pPr>
      <w:ins w:id="81" w:author="estudiante" w:date="2019-10-11T15:34:00Z">
        <w:r>
          <w:t>GYM FITNESS</w:t>
        </w:r>
      </w:ins>
    </w:p>
    <w:p w:rsidR="00DF1798" w:rsidRDefault="00DF1798" w:rsidP="009C7544">
      <w:pPr>
        <w:jc w:val="center"/>
        <w:rPr>
          <w:ins w:id="82" w:author="estudiante" w:date="2019-10-11T15:34:00Z"/>
        </w:rPr>
      </w:pPr>
      <w:ins w:id="83" w:author="estudiante" w:date="2019-10-11T15:34:00Z">
        <w:r>
          <w:t>INICIO</w:t>
        </w:r>
      </w:ins>
    </w:p>
    <w:p w:rsidR="009C7544" w:rsidRDefault="00DF1798" w:rsidP="009C7544">
      <w:pPr>
        <w:jc w:val="center"/>
        <w:rPr>
          <w:ins w:id="84" w:author="estudiante" w:date="2019-10-11T15:34:00Z"/>
        </w:rPr>
      </w:pPr>
      <w:ins w:id="85" w:author="estudiante" w:date="2019-10-11T15:34:00Z">
        <w:r w:rsidRPr="00DF1798">
          <w:rPr>
            <w:noProof/>
            <w:lang w:val="en-US"/>
          </w:rPr>
          <w:lastRenderedPageBreak/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1905000</wp:posOffset>
              </wp:positionH>
              <wp:positionV relativeFrom="paragraph">
                <wp:posOffset>5080</wp:posOffset>
              </wp:positionV>
              <wp:extent cx="1944370" cy="3457575"/>
              <wp:effectExtent l="0" t="0" r="0" b="9525"/>
              <wp:wrapSquare wrapText="bothSides"/>
              <wp:docPr id="5" name="Imagen 5" descr="C:\Users\Alumnos\Downloads\Screenshot_20191011-121605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C:\Users\Alumnos\Downloads\Screenshot_20191011-121605.png"/>
                      <pic:cNvPicPr>
                        <a:picLocks noChangeAspect="1" noChangeArrowheads="1"/>
                      </pic:cNvPicPr>
                    </pic:nvPicPr>
                    <pic:blipFill>
                      <a:blip r:embed="rId1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44370" cy="3457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:rsidR="009C7544" w:rsidRDefault="009C7544">
      <w:pPr>
        <w:rPr>
          <w:ins w:id="86" w:author="estudiante" w:date="2019-10-11T15:34:00Z"/>
        </w:rPr>
      </w:pPr>
    </w:p>
    <w:p w:rsidR="009C7544" w:rsidRDefault="009C7544">
      <w:pPr>
        <w:rPr>
          <w:ins w:id="87" w:author="estudiante" w:date="2019-10-11T15:34:00Z"/>
        </w:rPr>
      </w:pPr>
    </w:p>
    <w:p w:rsidR="009C7544" w:rsidRDefault="009C7544">
      <w:pPr>
        <w:rPr>
          <w:ins w:id="88" w:author="estudiante" w:date="2019-10-11T15:34:00Z"/>
        </w:rPr>
      </w:pPr>
    </w:p>
    <w:p w:rsidR="009C7544" w:rsidRDefault="009C7544">
      <w:pPr>
        <w:rPr>
          <w:ins w:id="89" w:author="estudiante" w:date="2019-10-11T15:34:00Z"/>
        </w:rPr>
      </w:pPr>
    </w:p>
    <w:p w:rsidR="009C7544" w:rsidRDefault="009C7544">
      <w:pPr>
        <w:rPr>
          <w:ins w:id="90" w:author="estudiante" w:date="2019-10-11T15:34:00Z"/>
        </w:rPr>
      </w:pPr>
    </w:p>
    <w:p w:rsidR="009C7544" w:rsidRDefault="009C7544">
      <w:pPr>
        <w:rPr>
          <w:ins w:id="91" w:author="estudiante" w:date="2019-10-11T15:34:00Z"/>
        </w:rPr>
      </w:pPr>
    </w:p>
    <w:p w:rsidR="009C7544" w:rsidRDefault="009C7544">
      <w:pPr>
        <w:rPr>
          <w:ins w:id="92" w:author="estudiante" w:date="2019-10-11T15:34:00Z"/>
        </w:rPr>
      </w:pPr>
    </w:p>
    <w:p w:rsidR="009C7544" w:rsidRDefault="009C7544">
      <w:pPr>
        <w:rPr>
          <w:ins w:id="93" w:author="estudiante" w:date="2019-10-11T15:34:00Z"/>
        </w:rPr>
      </w:pPr>
    </w:p>
    <w:p w:rsidR="009C7544" w:rsidRDefault="009C7544">
      <w:pPr>
        <w:rPr>
          <w:ins w:id="94" w:author="estudiante" w:date="2019-10-11T15:34:00Z"/>
        </w:rPr>
      </w:pPr>
    </w:p>
    <w:p w:rsidR="009C7544" w:rsidRDefault="009C7544">
      <w:pPr>
        <w:rPr>
          <w:ins w:id="95" w:author="estudiante" w:date="2019-10-11T15:34:00Z"/>
        </w:rPr>
      </w:pPr>
    </w:p>
    <w:p w:rsidR="009C7544" w:rsidRDefault="009C7544">
      <w:pPr>
        <w:rPr>
          <w:ins w:id="96" w:author="estudiante" w:date="2019-10-11T15:34:00Z"/>
        </w:rPr>
      </w:pPr>
    </w:p>
    <w:p w:rsidR="009C7544" w:rsidRDefault="009C7544">
      <w:pPr>
        <w:rPr>
          <w:ins w:id="97" w:author="estudiante" w:date="2019-10-11T15:34:00Z"/>
        </w:rPr>
      </w:pPr>
    </w:p>
    <w:p w:rsidR="009C7544" w:rsidRDefault="00F62A52">
      <w:pPr>
        <w:rPr>
          <w:ins w:id="98" w:author="estudiante" w:date="2019-10-11T15:34:00Z"/>
        </w:rPr>
      </w:pPr>
      <w:ins w:id="99" w:author="estudiante" w:date="2019-10-11T15:34:00Z">
        <w:r>
          <w:tab/>
        </w:r>
        <w:r>
          <w:tab/>
        </w:r>
        <w:r>
          <w:tab/>
        </w:r>
        <w:r>
          <w:tab/>
        </w:r>
        <w:r>
          <w:tab/>
        </w:r>
        <w:r w:rsidR="00CE6505">
          <w:t xml:space="preserve">BUSCAR EVALUACION </w:t>
        </w:r>
      </w:ins>
    </w:p>
    <w:p w:rsidR="009C7544" w:rsidRDefault="00CE6505">
      <w:pPr>
        <w:rPr>
          <w:ins w:id="100" w:author="estudiante" w:date="2019-10-11T15:34:00Z"/>
        </w:rPr>
      </w:pPr>
      <w:ins w:id="101" w:author="estudiante" w:date="2019-10-11T15:34:00Z">
        <w:r>
          <w:rPr>
            <w:noProof/>
            <w:lang w:val="en-US"/>
          </w:rPr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8255</wp:posOffset>
              </wp:positionV>
              <wp:extent cx="1880235" cy="3150870"/>
              <wp:effectExtent l="0" t="0" r="5715" b="0"/>
              <wp:wrapSquare wrapText="bothSides"/>
              <wp:docPr id="1" name="Imagen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80235" cy="31508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</w:p>
    <w:p w:rsidR="009C7544" w:rsidRDefault="009C7544">
      <w:pPr>
        <w:rPr>
          <w:ins w:id="102" w:author="estudiante" w:date="2019-10-11T15:34:00Z"/>
        </w:rPr>
      </w:pPr>
    </w:p>
    <w:p w:rsidR="009C7544" w:rsidRDefault="009C7544">
      <w:pPr>
        <w:rPr>
          <w:ins w:id="103" w:author="estudiante" w:date="2019-10-11T15:34:00Z"/>
        </w:rPr>
      </w:pPr>
    </w:p>
    <w:p w:rsidR="009C7544" w:rsidRDefault="009C7544">
      <w:pPr>
        <w:rPr>
          <w:ins w:id="104" w:author="estudiante" w:date="2019-10-11T15:34:00Z"/>
        </w:rPr>
      </w:pPr>
    </w:p>
    <w:p w:rsidR="009C7544" w:rsidRDefault="009C7544">
      <w:pPr>
        <w:rPr>
          <w:ins w:id="105" w:author="estudiante" w:date="2019-10-11T15:34:00Z"/>
        </w:rPr>
      </w:pPr>
    </w:p>
    <w:p w:rsidR="009C7544" w:rsidRDefault="009C7544">
      <w:pPr>
        <w:rPr>
          <w:ins w:id="106" w:author="estudiante" w:date="2019-10-11T15:34:00Z"/>
        </w:rPr>
      </w:pPr>
    </w:p>
    <w:p w:rsidR="009C7544" w:rsidRDefault="009C7544">
      <w:pPr>
        <w:rPr>
          <w:ins w:id="107" w:author="estudiante" w:date="2019-10-11T15:34:00Z"/>
        </w:rPr>
      </w:pPr>
    </w:p>
    <w:p w:rsidR="009C7544" w:rsidRDefault="009C7544">
      <w:pPr>
        <w:rPr>
          <w:ins w:id="108" w:author="estudiante" w:date="2019-10-11T15:34:00Z"/>
        </w:rPr>
      </w:pPr>
    </w:p>
    <w:p w:rsidR="009C7544" w:rsidRDefault="009C7544">
      <w:pPr>
        <w:rPr>
          <w:ins w:id="109" w:author="estudiante" w:date="2019-10-11T15:34:00Z"/>
        </w:rPr>
      </w:pPr>
    </w:p>
    <w:p w:rsidR="009C7544" w:rsidRDefault="009C7544">
      <w:pPr>
        <w:rPr>
          <w:ins w:id="110" w:author="estudiante" w:date="2019-10-11T15:34:00Z"/>
        </w:rPr>
      </w:pPr>
    </w:p>
    <w:p w:rsidR="009C7544" w:rsidRDefault="009C7544">
      <w:pPr>
        <w:rPr>
          <w:ins w:id="111" w:author="estudiante" w:date="2019-10-11T15:34:00Z"/>
        </w:rPr>
      </w:pPr>
    </w:p>
    <w:p w:rsidR="009C7544" w:rsidRDefault="009C7544">
      <w:pPr>
        <w:rPr>
          <w:ins w:id="112" w:author="estudiante" w:date="2019-10-11T15:34:00Z"/>
        </w:rPr>
      </w:pPr>
    </w:p>
    <w:p w:rsidR="009C7544" w:rsidRDefault="009C7544">
      <w:pPr>
        <w:rPr>
          <w:ins w:id="113" w:author="estudiante" w:date="2019-10-11T15:34:00Z"/>
        </w:rPr>
      </w:pPr>
    </w:p>
    <w:p w:rsidR="00CE6505" w:rsidRDefault="00CE6505">
      <w:pPr>
        <w:rPr>
          <w:ins w:id="114" w:author="estudiante" w:date="2019-10-11T15:34:00Z"/>
        </w:rPr>
      </w:pPr>
      <w:ins w:id="115" w:author="estudiante" w:date="2019-10-11T15:34:00Z">
        <w:r>
          <w:tab/>
        </w:r>
        <w:r>
          <w:tab/>
        </w:r>
        <w:r>
          <w:tab/>
        </w:r>
        <w:r>
          <w:tab/>
        </w:r>
        <w:r>
          <w:tab/>
          <w:t xml:space="preserve">VISUALIZACION DE LOS DATOS </w:t>
        </w:r>
      </w:ins>
    </w:p>
    <w:p w:rsidR="009C7544" w:rsidRDefault="00CE6505">
      <w:pPr>
        <w:rPr>
          <w:ins w:id="116" w:author="estudiante" w:date="2019-10-11T15:34:00Z"/>
        </w:rPr>
      </w:pPr>
      <w:ins w:id="117" w:author="estudiante" w:date="2019-10-11T15:34:00Z">
        <w:r>
          <w:rPr>
            <w:noProof/>
            <w:lang w:val="en-US"/>
          </w:rPr>
          <w:lastRenderedPageBreak/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column">
                <wp:posOffset>2129790</wp:posOffset>
              </wp:positionH>
              <wp:positionV relativeFrom="paragraph">
                <wp:posOffset>138430</wp:posOffset>
              </wp:positionV>
              <wp:extent cx="1819275" cy="2809240"/>
              <wp:effectExtent l="0" t="0" r="9525" b="0"/>
              <wp:wrapTight wrapText="bothSides">
                <wp:wrapPolygon edited="0">
                  <wp:start x="0" y="0"/>
                  <wp:lineTo x="0" y="21385"/>
                  <wp:lineTo x="21487" y="21385"/>
                  <wp:lineTo x="21487" y="0"/>
                  <wp:lineTo x="0" y="0"/>
                </wp:wrapPolygon>
              </wp:wrapTight>
              <wp:docPr id="2" name="Imagen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19275" cy="28092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:rsidR="009C7544" w:rsidRDefault="009C7544">
      <w:pPr>
        <w:rPr>
          <w:ins w:id="118" w:author="estudiante" w:date="2019-10-11T15:34:00Z"/>
        </w:rPr>
      </w:pPr>
    </w:p>
    <w:p w:rsidR="009C7544" w:rsidRDefault="009C7544">
      <w:pPr>
        <w:rPr>
          <w:ins w:id="119" w:author="estudiante" w:date="2019-10-11T15:34:00Z"/>
        </w:rPr>
      </w:pPr>
    </w:p>
    <w:p w:rsidR="009C7544" w:rsidRDefault="009C7544">
      <w:pPr>
        <w:rPr>
          <w:ins w:id="120" w:author="estudiante" w:date="2019-10-11T15:34:00Z"/>
        </w:rPr>
      </w:pPr>
    </w:p>
    <w:p w:rsidR="009C7544" w:rsidRDefault="009C7544">
      <w:pPr>
        <w:rPr>
          <w:ins w:id="121" w:author="estudiante" w:date="2019-10-11T15:34:00Z"/>
        </w:rPr>
      </w:pPr>
    </w:p>
    <w:p w:rsidR="00CE6505" w:rsidRDefault="00CE6505">
      <w:pPr>
        <w:rPr>
          <w:ins w:id="122" w:author="estudiante" w:date="2019-10-11T15:34:00Z"/>
        </w:rPr>
      </w:pPr>
      <w:ins w:id="123" w:author="estudiante" w:date="2019-10-11T15:34:00Z">
        <w:r w:rsidRPr="00CE6505">
          <w:rPr>
            <w:noProof/>
            <w:lang w:val="en-US"/>
          </w:rPr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posOffset>1938655</wp:posOffset>
              </wp:positionH>
              <wp:positionV relativeFrom="paragraph">
                <wp:posOffset>2127885</wp:posOffset>
              </wp:positionV>
              <wp:extent cx="1930400" cy="3432810"/>
              <wp:effectExtent l="0" t="0" r="0" b="0"/>
              <wp:wrapSquare wrapText="bothSides"/>
              <wp:docPr id="6" name="Imagen 6" descr="C:\Users\Alumnos\Downloads\Screenshot_20191011-121710 (1)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C:\Users\Alumnos\Downloads\Screenshot_20191011-121710 (1).png"/>
                      <pic:cNvPicPr>
                        <a:picLocks noChangeAspect="1" noChangeArrowheads="1"/>
                      </pic:cNvPicPr>
                    </pic:nvPicPr>
                    <pic:blipFill>
                      <a:blip r:embed="rId1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30400" cy="34328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:rsidR="00CE6505" w:rsidRPr="00CE6505" w:rsidRDefault="00CE6505" w:rsidP="00CE6505">
      <w:pPr>
        <w:rPr>
          <w:ins w:id="124" w:author="estudiante" w:date="2019-10-11T15:34:00Z"/>
        </w:rPr>
      </w:pPr>
    </w:p>
    <w:p w:rsidR="00CE6505" w:rsidRPr="00CE6505" w:rsidRDefault="00CE6505" w:rsidP="00CE6505">
      <w:pPr>
        <w:rPr>
          <w:ins w:id="125" w:author="estudiante" w:date="2019-10-11T15:34:00Z"/>
        </w:rPr>
      </w:pPr>
    </w:p>
    <w:p w:rsidR="00CE6505" w:rsidRPr="00CE6505" w:rsidRDefault="00CE6505" w:rsidP="00CE6505">
      <w:pPr>
        <w:rPr>
          <w:ins w:id="126" w:author="estudiante" w:date="2019-10-11T15:34:00Z"/>
        </w:rPr>
      </w:pPr>
    </w:p>
    <w:p w:rsidR="00CE6505" w:rsidRPr="00CE6505" w:rsidRDefault="00CE6505" w:rsidP="00CE6505">
      <w:pPr>
        <w:rPr>
          <w:ins w:id="127" w:author="estudiante" w:date="2019-10-11T15:34:00Z"/>
        </w:rPr>
      </w:pPr>
    </w:p>
    <w:p w:rsidR="00CE6505" w:rsidRPr="00CE6505" w:rsidRDefault="00CE6505" w:rsidP="00CE6505">
      <w:pPr>
        <w:rPr>
          <w:ins w:id="128" w:author="estudiante" w:date="2019-10-11T15:34:00Z"/>
        </w:rPr>
      </w:pPr>
    </w:p>
    <w:p w:rsidR="00CE6505" w:rsidRPr="00CE6505" w:rsidRDefault="00CE6505" w:rsidP="00CE6505">
      <w:pPr>
        <w:rPr>
          <w:ins w:id="129" w:author="estudiante" w:date="2019-10-11T15:34:00Z"/>
        </w:rPr>
      </w:pPr>
    </w:p>
    <w:p w:rsidR="00CE6505" w:rsidRPr="00CE6505" w:rsidRDefault="00CE6505" w:rsidP="00CE6505">
      <w:pPr>
        <w:rPr>
          <w:ins w:id="130" w:author="estudiante" w:date="2019-10-11T15:34:00Z"/>
        </w:rPr>
      </w:pPr>
    </w:p>
    <w:p w:rsidR="00CE6505" w:rsidRPr="00CE6505" w:rsidRDefault="00CE6505" w:rsidP="00CE6505">
      <w:pPr>
        <w:rPr>
          <w:ins w:id="131" w:author="estudiante" w:date="2019-10-11T15:34:00Z"/>
        </w:rPr>
      </w:pPr>
    </w:p>
    <w:p w:rsidR="00CE6505" w:rsidRPr="00CE6505" w:rsidRDefault="00CE6505" w:rsidP="00CE6505">
      <w:pPr>
        <w:rPr>
          <w:ins w:id="132" w:author="estudiante" w:date="2019-10-11T15:34:00Z"/>
        </w:rPr>
      </w:pPr>
    </w:p>
    <w:p w:rsidR="00CE6505" w:rsidRPr="00CE6505" w:rsidRDefault="00CE6505" w:rsidP="00CE6505">
      <w:pPr>
        <w:rPr>
          <w:ins w:id="133" w:author="estudiante" w:date="2019-10-11T15:34:00Z"/>
        </w:rPr>
      </w:pPr>
    </w:p>
    <w:p w:rsidR="00CE6505" w:rsidRPr="00CE6505" w:rsidRDefault="00CE6505" w:rsidP="00CE6505">
      <w:pPr>
        <w:rPr>
          <w:ins w:id="134" w:author="estudiante" w:date="2019-10-11T15:34:00Z"/>
        </w:rPr>
      </w:pPr>
    </w:p>
    <w:p w:rsidR="00CE6505" w:rsidRPr="00CE6505" w:rsidRDefault="00CE6505" w:rsidP="00CE6505">
      <w:pPr>
        <w:rPr>
          <w:ins w:id="135" w:author="estudiante" w:date="2019-10-11T15:34:00Z"/>
        </w:rPr>
      </w:pPr>
    </w:p>
    <w:p w:rsidR="00CE6505" w:rsidRPr="00CE6505" w:rsidRDefault="00CE6505" w:rsidP="00CE6505">
      <w:pPr>
        <w:rPr>
          <w:ins w:id="136" w:author="estudiante" w:date="2019-10-11T15:34:00Z"/>
        </w:rPr>
      </w:pPr>
    </w:p>
    <w:p w:rsidR="00CE6505" w:rsidRPr="00CE6505" w:rsidRDefault="00CE6505" w:rsidP="00CE6505">
      <w:pPr>
        <w:rPr>
          <w:ins w:id="137" w:author="estudiante" w:date="2019-10-11T15:34:00Z"/>
        </w:rPr>
      </w:pPr>
    </w:p>
    <w:p w:rsidR="00CE6505" w:rsidRPr="00CE6505" w:rsidRDefault="00CE6505" w:rsidP="00CE6505">
      <w:pPr>
        <w:rPr>
          <w:ins w:id="138" w:author="estudiante" w:date="2019-10-11T15:34:00Z"/>
        </w:rPr>
      </w:pPr>
    </w:p>
    <w:p w:rsidR="00CE6505" w:rsidRPr="00CE6505" w:rsidRDefault="00CE6505" w:rsidP="00CE6505">
      <w:pPr>
        <w:rPr>
          <w:ins w:id="139" w:author="estudiante" w:date="2019-10-11T15:34:00Z"/>
        </w:rPr>
      </w:pPr>
    </w:p>
    <w:p w:rsidR="00CE6505" w:rsidRPr="00CE6505" w:rsidRDefault="00CE6505" w:rsidP="00CE6505">
      <w:pPr>
        <w:rPr>
          <w:ins w:id="140" w:author="estudiante" w:date="2019-10-11T15:34:00Z"/>
        </w:rPr>
      </w:pPr>
    </w:p>
    <w:p w:rsidR="00CE6505" w:rsidRPr="00CE6505" w:rsidRDefault="00CE6505" w:rsidP="00CE6505">
      <w:pPr>
        <w:rPr>
          <w:ins w:id="141" w:author="estudiante" w:date="2019-10-11T15:34:00Z"/>
        </w:rPr>
      </w:pPr>
    </w:p>
    <w:p w:rsidR="00CE6505" w:rsidRPr="00CE6505" w:rsidRDefault="00CE6505" w:rsidP="00CE6505">
      <w:pPr>
        <w:rPr>
          <w:ins w:id="142" w:author="estudiante" w:date="2019-10-11T15:34:00Z"/>
        </w:rPr>
      </w:pPr>
    </w:p>
    <w:p w:rsidR="00CE6505" w:rsidRDefault="00CE6505" w:rsidP="00CE6505">
      <w:pPr>
        <w:rPr>
          <w:ins w:id="143" w:author="estudiante" w:date="2019-10-11T15:34:00Z"/>
        </w:rPr>
      </w:pPr>
    </w:p>
    <w:p w:rsidR="00D41762" w:rsidRDefault="00CE6505" w:rsidP="00CE6505">
      <w:pPr>
        <w:tabs>
          <w:tab w:val="left" w:pos="6975"/>
        </w:tabs>
        <w:rPr>
          <w:ins w:id="144" w:author="estudiante" w:date="2019-10-11T15:34:00Z"/>
        </w:rPr>
      </w:pPr>
      <w:ins w:id="145" w:author="estudiante" w:date="2019-10-11T15:34:00Z">
        <w:r>
          <w:tab/>
        </w:r>
      </w:ins>
    </w:p>
    <w:p w:rsidR="00CE6505" w:rsidRDefault="00CE6505" w:rsidP="00CE6505">
      <w:pPr>
        <w:tabs>
          <w:tab w:val="left" w:pos="6975"/>
        </w:tabs>
        <w:rPr>
          <w:ins w:id="146" w:author="estudiante" w:date="2019-10-11T15:34:00Z"/>
        </w:rPr>
      </w:pPr>
    </w:p>
    <w:p w:rsidR="00CE6505" w:rsidRPr="00CE6505" w:rsidRDefault="00CE6505" w:rsidP="00CE6505">
      <w:pPr>
        <w:tabs>
          <w:tab w:val="left" w:pos="6975"/>
        </w:tabs>
        <w:pPrChange w:id="147" w:author="estudiante" w:date="2019-10-11T15:34:00Z">
          <w:pPr/>
        </w:pPrChange>
      </w:pPr>
      <w:ins w:id="148" w:author="estudiante" w:date="2019-10-11T15:34:00Z">
        <w:r w:rsidRPr="00CE6505">
          <w:rPr>
            <w:noProof/>
            <w:lang w:val="en-US"/>
          </w:rPr>
          <w:lastRenderedPageBreak/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2662555" cy="4733925"/>
              <wp:effectExtent l="0" t="0" r="4445" b="9525"/>
              <wp:wrapSquare wrapText="bothSides"/>
              <wp:docPr id="7" name="Imagen 7" descr="C:\Users\Alumnos\Downloads\Screenshot_20191011-150116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C:\Users\Alumnos\Downloads\Screenshot_20191011-150116.png"/>
                      <pic:cNvPicPr>
                        <a:picLocks noChangeAspect="1" noChangeArrowheads="1"/>
                      </pic:cNvPicPr>
                    </pic:nvPicPr>
                    <pic:blipFill>
                      <a:blip r:embed="rId1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662555" cy="47339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sectPr w:rsidR="00CE6505" w:rsidRPr="00CE6505">
      <w:headerReference w:type="default" r:id="rId15"/>
      <w:footerReference w:type="defaul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087D" w:rsidRDefault="00C6087D" w:rsidP="00CE6505">
      <w:pPr>
        <w:spacing w:after="0" w:line="240" w:lineRule="auto"/>
      </w:pPr>
      <w:r>
        <w:separator/>
      </w:r>
    </w:p>
  </w:endnote>
  <w:endnote w:type="continuationSeparator" w:id="0">
    <w:p w:rsidR="00C6087D" w:rsidRDefault="00C6087D" w:rsidP="00CE6505">
      <w:pPr>
        <w:spacing w:after="0" w:line="240" w:lineRule="auto"/>
      </w:pPr>
      <w:r>
        <w:continuationSeparator/>
      </w:r>
    </w:p>
  </w:endnote>
  <w:endnote w:type="continuationNotice" w:id="1">
    <w:p w:rsidR="00C6087D" w:rsidRDefault="00C6087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5030" w:rsidRDefault="00D6503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087D" w:rsidRDefault="00C6087D" w:rsidP="00CE6505">
      <w:pPr>
        <w:spacing w:after="0" w:line="240" w:lineRule="auto"/>
      </w:pPr>
      <w:r>
        <w:separator/>
      </w:r>
    </w:p>
  </w:footnote>
  <w:footnote w:type="continuationSeparator" w:id="0">
    <w:p w:rsidR="00C6087D" w:rsidRDefault="00C6087D" w:rsidP="00CE6505">
      <w:pPr>
        <w:spacing w:after="0" w:line="240" w:lineRule="auto"/>
      </w:pPr>
      <w:r>
        <w:continuationSeparator/>
      </w:r>
    </w:p>
  </w:footnote>
  <w:footnote w:type="continuationNotice" w:id="1">
    <w:p w:rsidR="00C6087D" w:rsidRDefault="00C6087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5030" w:rsidRDefault="00D65030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470E"/>
    <w:rsid w:val="0065470E"/>
    <w:rsid w:val="009B54B2"/>
    <w:rsid w:val="009C7544"/>
    <w:rsid w:val="009D58C8"/>
    <w:rsid w:val="00C6087D"/>
    <w:rsid w:val="00CE6505"/>
    <w:rsid w:val="00D41762"/>
    <w:rsid w:val="00D65030"/>
    <w:rsid w:val="00DF1798"/>
    <w:rsid w:val="00F62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0E21909"/>
  <w15:chartTrackingRefBased/>
  <w15:docId w15:val="{15DBDB7E-73F0-4DC3-82CD-6B4452401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E65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E6505"/>
  </w:style>
  <w:style w:type="paragraph" w:styleId="Piedepgina">
    <w:name w:val="footer"/>
    <w:basedOn w:val="Normal"/>
    <w:link w:val="PiedepginaCar"/>
    <w:uiPriority w:val="99"/>
    <w:unhideWhenUsed/>
    <w:rsid w:val="00CE65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E6505"/>
  </w:style>
  <w:style w:type="paragraph" w:styleId="Revisin">
    <w:name w:val="Revision"/>
    <w:hidden/>
    <w:uiPriority w:val="99"/>
    <w:semiHidden/>
    <w:rsid w:val="00D65030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650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6503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estudiante</dc:creator>
  <cp:keywords/>
  <dc:description/>
  <cp:lastModifiedBy>Alumnos</cp:lastModifiedBy>
  <cp:revision>2</cp:revision>
  <dcterms:created xsi:type="dcterms:W3CDTF">2019-10-11T18:35:00Z</dcterms:created>
  <dcterms:modified xsi:type="dcterms:W3CDTF">2019-10-11T18:35:00Z</dcterms:modified>
</cp:coreProperties>
</file>